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0EED9" w14:textId="77777777" w:rsidR="00501B12" w:rsidRPr="008E1F81" w:rsidRDefault="00501B12" w:rsidP="00501B12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CO"/>
        </w:rPr>
      </w:pPr>
      <w:r w:rsidRPr="008E1F81">
        <w:rPr>
          <w:rFonts w:ascii="Arial" w:eastAsia="Times New Roman" w:hAnsi="Arial" w:cs="Arial"/>
          <w:b/>
          <w:bCs/>
          <w:color w:val="000000"/>
          <w:sz w:val="24"/>
          <w:szCs w:val="24"/>
          <w:highlight w:val="yellow"/>
          <w:lang w:eastAsia="es-CO"/>
        </w:rPr>
        <w:t>Oferta Ideal</w:t>
      </w:r>
    </w:p>
    <w:p w14:paraId="6BA802AD" w14:textId="77777777" w:rsidR="00501B12" w:rsidRPr="00501B12" w:rsidRDefault="00501B12" w:rsidP="00501B1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  <w:r w:rsidRPr="00501B12">
        <w:rPr>
          <w:rFonts w:ascii="Arial" w:eastAsia="Times New Roman" w:hAnsi="Arial" w:cs="Arial"/>
          <w:color w:val="000000"/>
          <w:sz w:val="24"/>
          <w:szCs w:val="24"/>
          <w:lang w:eastAsia="es-CO"/>
        </w:rPr>
        <w:t>El asegurado tendrá un acompañamiento especializado y programas integrales de prevención para tener una vejez activa, saludable e independiente.</w:t>
      </w:r>
    </w:p>
    <w:p w14:paraId="3FB06938" w14:textId="77777777" w:rsidR="00501B12" w:rsidRPr="00A00B49" w:rsidRDefault="00501B12" w:rsidP="00501B1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277B8CD4" w14:textId="6C7CDEBF" w:rsidR="00501B12" w:rsidRPr="00501B12" w:rsidDel="00B77F2B" w:rsidRDefault="00501B12" w:rsidP="00501B12">
      <w:pPr>
        <w:shd w:val="clear" w:color="auto" w:fill="FFFFFF"/>
        <w:spacing w:after="0" w:line="240" w:lineRule="auto"/>
        <w:jc w:val="both"/>
        <w:rPr>
          <w:del w:id="0" w:author="Isabel Cristina Ramirez Sierra" w:date="2020-12-04T12:44:00Z"/>
          <w:rFonts w:ascii="Arial" w:eastAsia="Times New Roman" w:hAnsi="Arial" w:cs="Arial"/>
          <w:color w:val="000000"/>
          <w:sz w:val="24"/>
          <w:szCs w:val="24"/>
          <w:lang w:eastAsia="es-CO"/>
        </w:rPr>
      </w:pPr>
      <w:del w:id="1" w:author="Isabel Cristina Ramirez Sierra" w:date="2020-12-04T12:44:00Z">
        <w:r w:rsidRPr="00501B12" w:rsidDel="00B77F2B">
          <w:rPr>
            <w:rFonts w:ascii="Arial" w:eastAsia="Times New Roman" w:hAnsi="Arial" w:cs="Arial"/>
            <w:color w:val="000000"/>
            <w:sz w:val="24"/>
            <w:szCs w:val="24"/>
            <w:lang w:eastAsia="es-CO"/>
          </w:rPr>
          <w:delText>En caso que el asegurado pierda su independencia, podrá contratar las siguientes coberturas:</w:delText>
        </w:r>
      </w:del>
    </w:p>
    <w:p w14:paraId="6C5A415D" w14:textId="6DC169C6" w:rsidR="00493916" w:rsidRPr="00A00B49" w:rsidRDefault="00493916">
      <w:pPr>
        <w:rPr>
          <w:rFonts w:ascii="Arial" w:hAnsi="Arial" w:cs="Arial"/>
          <w:sz w:val="24"/>
          <w:szCs w:val="24"/>
        </w:rPr>
      </w:pPr>
    </w:p>
    <w:p w14:paraId="3003C85E" w14:textId="22C94B81" w:rsidR="00501B12" w:rsidRPr="008E1F81" w:rsidRDefault="00501B12">
      <w:pPr>
        <w:rPr>
          <w:rFonts w:ascii="Arial" w:hAnsi="Arial" w:cs="Arial"/>
          <w:b/>
          <w:bCs/>
          <w:color w:val="000000"/>
          <w:sz w:val="24"/>
          <w:szCs w:val="24"/>
          <w:shd w:val="clear" w:color="auto" w:fill="FFFFFF"/>
        </w:rPr>
      </w:pPr>
      <w:r w:rsidRPr="008E1F81">
        <w:rPr>
          <w:rFonts w:ascii="Arial" w:hAnsi="Arial" w:cs="Arial"/>
          <w:b/>
          <w:bCs/>
          <w:color w:val="000000"/>
          <w:sz w:val="24"/>
          <w:szCs w:val="24"/>
          <w:highlight w:val="yellow"/>
          <w:shd w:val="clear" w:color="auto" w:fill="FFFFFF"/>
        </w:rPr>
        <w:t>Programa de Prevención</w:t>
      </w:r>
    </w:p>
    <w:p w14:paraId="2D80DCD5" w14:textId="24C5B161" w:rsidR="00F118C2" w:rsidRPr="00461F46" w:rsidRDefault="00E058B8" w:rsidP="00C54ECD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  <w:r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Diagnóstico</w:t>
      </w:r>
      <w:r w:rsidR="00F118C2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de gerontólogo y </w:t>
      </w:r>
      <w:proofErr w:type="spellStart"/>
      <w:r w:rsidR="00F118C2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deportólogo</w:t>
      </w:r>
      <w:proofErr w:type="spellEnd"/>
      <w:r w:rsidR="00F118C2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</w:t>
      </w:r>
      <w:r w:rsidR="00461F46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para</w:t>
      </w:r>
      <w:r w:rsidR="00F118C2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diseñar un plan de prevención personalizado que mitigar</w:t>
      </w:r>
      <w:r w:rsidR="00461F46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á</w:t>
      </w:r>
      <w:r w:rsidR="00F118C2" w:rsidRPr="00461F46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el impacto o la ocurrencia de diferentes eventos que lleven al asegurado a perder su independencia y autonomía en la vejez</w:t>
      </w:r>
    </w:p>
    <w:p w14:paraId="708B72E8" w14:textId="1951E9CB" w:rsidR="002E253D" w:rsidRPr="00A00B49" w:rsidRDefault="002E253D" w:rsidP="00501B1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</w:p>
    <w:p w14:paraId="05DEB8ED" w14:textId="08CAB0AA" w:rsidR="00884E54" w:rsidRPr="00A00B49" w:rsidRDefault="00061A57" w:rsidP="00587524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  <w:r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Seguimiento mensual</w:t>
      </w:r>
      <w:r w:rsidR="007F5668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</w:t>
      </w:r>
      <w:r w:rsidR="00BE43C6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de</w:t>
      </w:r>
      <w:r w:rsidR="007F5668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una enfermera profesional </w:t>
      </w:r>
      <w:r w:rsidR="00884E54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sobre la evolución </w:t>
      </w:r>
      <w:r w:rsidR="00BE43C6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en los factores de riesgo identificados.</w:t>
      </w:r>
    </w:p>
    <w:p w14:paraId="31B7400C" w14:textId="77777777" w:rsidR="002E253D" w:rsidRPr="00A00B49" w:rsidRDefault="002E253D" w:rsidP="00501B1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CO"/>
        </w:rPr>
      </w:pPr>
    </w:p>
    <w:p w14:paraId="6A0A8044" w14:textId="02C2F640" w:rsidR="00587524" w:rsidRPr="00A00B49" w:rsidRDefault="00501B12" w:rsidP="00587524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  <w:r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Actividades de intercambio de conocimiento y aprendizaje</w:t>
      </w:r>
      <w:r w:rsidR="00587524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 y acceso a grupos de afinidad. </w:t>
      </w:r>
    </w:p>
    <w:p w14:paraId="0C6DB2EB" w14:textId="77777777" w:rsidR="00587524" w:rsidRPr="00501B12" w:rsidRDefault="00587524" w:rsidP="00501B12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</w:p>
    <w:p w14:paraId="7CE53C0F" w14:textId="0A6E1598" w:rsidR="00501B12" w:rsidRPr="00A00B49" w:rsidRDefault="00501B12" w:rsidP="00587524">
      <w:pPr>
        <w:pStyle w:val="Prrafodelista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707070"/>
          <w:sz w:val="24"/>
          <w:szCs w:val="24"/>
          <w:lang w:eastAsia="es-CO"/>
        </w:rPr>
      </w:pPr>
      <w:r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>Educación y acompañamiento en temas financieros</w:t>
      </w:r>
      <w:r w:rsidR="00756C57" w:rsidRPr="00A00B49">
        <w:rPr>
          <w:rFonts w:ascii="Arial" w:eastAsia="Times New Roman" w:hAnsi="Arial" w:cs="Arial"/>
          <w:color w:val="707070"/>
          <w:sz w:val="24"/>
          <w:szCs w:val="24"/>
          <w:lang w:eastAsia="es-CO"/>
        </w:rPr>
        <w:t xml:space="preserve">. </w:t>
      </w:r>
    </w:p>
    <w:p w14:paraId="1324D11E" w14:textId="77777777" w:rsidR="00501B12" w:rsidRPr="006A7FEE" w:rsidRDefault="00501B12">
      <w:pPr>
        <w:rPr>
          <w:rFonts w:ascii="Arial" w:hAnsi="Arial" w:cs="Arial"/>
          <w:b/>
          <w:bCs/>
          <w:color w:val="707070"/>
          <w:sz w:val="24"/>
          <w:szCs w:val="24"/>
          <w:shd w:val="clear" w:color="auto" w:fill="FFFFFF"/>
        </w:rPr>
      </w:pPr>
    </w:p>
    <w:p w14:paraId="2474069B" w14:textId="00D8DAF0" w:rsidR="00501B12" w:rsidRPr="00E23FE5" w:rsidRDefault="00501B12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E23FE5">
        <w:rPr>
          <w:rFonts w:ascii="Arial" w:hAnsi="Arial" w:cs="Arial"/>
          <w:b/>
          <w:bCs/>
          <w:sz w:val="24"/>
          <w:szCs w:val="24"/>
          <w:highlight w:val="yellow"/>
          <w:shd w:val="clear" w:color="auto" w:fill="FFFFFF"/>
        </w:rPr>
        <w:t>Dependencia funcional</w:t>
      </w:r>
    </w:p>
    <w:p w14:paraId="3262E16E" w14:textId="720BCE51" w:rsidR="00EA1887" w:rsidRPr="00A00B49" w:rsidRDefault="008E1F81">
      <w:pPr>
        <w:rPr>
          <w:rFonts w:ascii="Arial" w:hAnsi="Arial" w:cs="Arial"/>
          <w:color w:val="707070"/>
          <w:sz w:val="24"/>
          <w:szCs w:val="24"/>
          <w:shd w:val="clear" w:color="auto" w:fill="FFFFFF"/>
        </w:rPr>
      </w:pP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>En caso de que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el asegurado no pueda realizar </w:t>
      </w:r>
      <w:r w:rsidR="005135EB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por sí mismo </w:t>
      </w:r>
      <w:r w:rsidR="00F07025">
        <w:rPr>
          <w:rFonts w:ascii="Arial" w:hAnsi="Arial" w:cs="Arial"/>
          <w:color w:val="707070"/>
          <w:sz w:val="24"/>
          <w:szCs w:val="24"/>
          <w:shd w:val="clear" w:color="auto" w:fill="FFFFFF"/>
        </w:rPr>
        <w:t>algunas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actividades básicas de </w:t>
      </w:r>
      <w:r w:rsidR="005135EB">
        <w:rPr>
          <w:rFonts w:ascii="Arial" w:hAnsi="Arial" w:cs="Arial"/>
          <w:color w:val="707070"/>
          <w:sz w:val="24"/>
          <w:szCs w:val="24"/>
          <w:shd w:val="clear" w:color="auto" w:fill="FFFFFF"/>
        </w:rPr>
        <w:t>su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vida cotidiana (vestirse, bañarse, movilizarse, alimentarse) y requiera apoyo o asistencia</w:t>
      </w:r>
      <w:r w:rsidR="00EA1887">
        <w:rPr>
          <w:rFonts w:ascii="Arial" w:hAnsi="Arial" w:cs="Arial"/>
          <w:color w:val="707070"/>
          <w:sz w:val="24"/>
          <w:szCs w:val="24"/>
          <w:shd w:val="clear" w:color="auto" w:fill="FFFFFF"/>
        </w:rPr>
        <w:t>.</w:t>
      </w:r>
    </w:p>
    <w:p w14:paraId="29F8947C" w14:textId="15347CB9" w:rsidR="00501B12" w:rsidRPr="00A00B49" w:rsidRDefault="00501B12">
      <w:pPr>
        <w:rPr>
          <w:rFonts w:ascii="Arial" w:hAnsi="Arial" w:cs="Arial"/>
          <w:color w:val="707070"/>
          <w:sz w:val="24"/>
          <w:szCs w:val="24"/>
          <w:shd w:val="clear" w:color="auto" w:fill="FFFFFF"/>
        </w:rPr>
      </w:pP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La prima tiene un componente de riesgo y otro de ahorro que se guarda en un fondo y cuyo propósito es nivelar el precio </w:t>
      </w:r>
      <w:r w:rsidR="0056660D">
        <w:rPr>
          <w:rFonts w:ascii="Arial" w:hAnsi="Arial" w:cs="Arial"/>
          <w:color w:val="707070"/>
          <w:sz w:val="24"/>
          <w:szCs w:val="24"/>
          <w:shd w:val="clear" w:color="auto" w:fill="FFFFFF"/>
        </w:rPr>
        <w:t>por un periodo de 5 años</w:t>
      </w: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. </w:t>
      </w:r>
      <w:del w:id="2" w:author="Isabel Cristina Ramirez Sierra" w:date="2020-12-04T14:49:00Z">
        <w:r w:rsidRPr="00A00B49" w:rsidDel="00E82728">
          <w:rPr>
            <w:rFonts w:ascii="Arial" w:hAnsi="Arial" w:cs="Arial"/>
            <w:color w:val="707070"/>
            <w:sz w:val="24"/>
            <w:szCs w:val="24"/>
            <w:shd w:val="clear" w:color="auto" w:fill="FFFFFF"/>
          </w:rPr>
          <w:delText>La prima que ves en el fondo de ahorro hace parte de la prima mensual nivelada</w:delText>
        </w:r>
      </w:del>
    </w:p>
    <w:p w14:paraId="6CFD9673" w14:textId="0A31DE6C" w:rsidR="00501B12" w:rsidRPr="00E23FE5" w:rsidRDefault="00E23FE5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proofErr w:type="spellStart"/>
      <w:r w:rsidRPr="00E23FE5">
        <w:rPr>
          <w:rFonts w:ascii="Arial" w:hAnsi="Arial" w:cs="Arial"/>
          <w:b/>
          <w:bCs/>
          <w:sz w:val="24"/>
          <w:szCs w:val="24"/>
          <w:highlight w:val="yellow"/>
          <w:shd w:val="clear" w:color="auto" w:fill="FFFFFF"/>
        </w:rPr>
        <w:t>Extralongevidad</w:t>
      </w:r>
      <w:proofErr w:type="spellEnd"/>
    </w:p>
    <w:p w14:paraId="464E9A28" w14:textId="0134F1C5" w:rsidR="00501B12" w:rsidRPr="00A00B49" w:rsidRDefault="00501B12">
      <w:pPr>
        <w:rPr>
          <w:rFonts w:ascii="Arial" w:hAnsi="Arial" w:cs="Arial"/>
          <w:color w:val="707070"/>
          <w:sz w:val="24"/>
          <w:szCs w:val="24"/>
          <w:shd w:val="clear" w:color="auto" w:fill="FFFFFF"/>
        </w:rPr>
      </w:pP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>Renta mensual vitalicia cuando el adulto mayor cumpla 85 años, para suplir el incremento de gastos que comienza a tener una persona longeva</w:t>
      </w:r>
    </w:p>
    <w:p w14:paraId="672BB3FB" w14:textId="2B8275E9" w:rsidR="00501B12" w:rsidRPr="00A00B49" w:rsidRDefault="00501B12">
      <w:pPr>
        <w:rPr>
          <w:rFonts w:ascii="Arial" w:hAnsi="Arial" w:cs="Arial"/>
          <w:color w:val="707070"/>
          <w:sz w:val="24"/>
          <w:szCs w:val="24"/>
          <w:shd w:val="clear" w:color="auto" w:fill="FFFFFF"/>
        </w:rPr>
      </w:pP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La prima tiene un componente de riesgo y otro de ahorro que se guarda en un fondo y cuyo propósito es nivelar el precio en el tiempo. </w:t>
      </w:r>
      <w:del w:id="3" w:author="Isabel Cristina Ramirez Sierra" w:date="2020-12-04T14:55:00Z">
        <w:r w:rsidRPr="00A00B49" w:rsidDel="00F3432C">
          <w:rPr>
            <w:rFonts w:ascii="Arial" w:hAnsi="Arial" w:cs="Arial"/>
            <w:color w:val="707070"/>
            <w:sz w:val="24"/>
            <w:szCs w:val="24"/>
            <w:shd w:val="clear" w:color="auto" w:fill="FFFFFF"/>
          </w:rPr>
          <w:delText>La prima que ves en el fondo de ahorro hace parte de la prima mensual nivelada</w:delText>
        </w:r>
      </w:del>
    </w:p>
    <w:p w14:paraId="272B2482" w14:textId="1DB34398" w:rsidR="00501B12" w:rsidRPr="00E23FE5" w:rsidRDefault="00501B12">
      <w:pPr>
        <w:rPr>
          <w:rFonts w:ascii="Arial" w:hAnsi="Arial" w:cs="Arial"/>
          <w:b/>
          <w:bCs/>
          <w:sz w:val="24"/>
          <w:szCs w:val="24"/>
          <w:shd w:val="clear" w:color="auto" w:fill="FFFFFF"/>
        </w:rPr>
      </w:pPr>
      <w:r w:rsidRPr="00E23FE5">
        <w:rPr>
          <w:rFonts w:ascii="Arial" w:hAnsi="Arial" w:cs="Arial"/>
          <w:b/>
          <w:bCs/>
          <w:sz w:val="24"/>
          <w:szCs w:val="24"/>
          <w:highlight w:val="yellow"/>
          <w:shd w:val="clear" w:color="auto" w:fill="FFFFFF"/>
        </w:rPr>
        <w:t>Independencia económica</w:t>
      </w:r>
    </w:p>
    <w:p w14:paraId="347B956A" w14:textId="637A4DC6" w:rsidR="00501B12" w:rsidRPr="00A00B49" w:rsidRDefault="008E1F81">
      <w:pPr>
        <w:rPr>
          <w:rFonts w:ascii="Arial" w:hAnsi="Arial" w:cs="Arial"/>
          <w:sz w:val="24"/>
          <w:szCs w:val="24"/>
        </w:rPr>
      </w:pPr>
      <w:r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>En caso de que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el tomador fallezca, entregaremos una mesada vitalicia al asegurado</w:t>
      </w:r>
      <w:r w:rsidR="009D005D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</w:t>
      </w:r>
      <w:r w:rsidR="00F204DD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equivalente </w:t>
      </w:r>
      <w:r w:rsidR="009B5A3A">
        <w:rPr>
          <w:rFonts w:ascii="Arial" w:hAnsi="Arial" w:cs="Arial"/>
          <w:color w:val="707070"/>
          <w:sz w:val="24"/>
          <w:szCs w:val="24"/>
          <w:shd w:val="clear" w:color="auto" w:fill="FFFFFF"/>
        </w:rPr>
        <w:t>a los gastos mensuales que este cubría y</w:t>
      </w:r>
      <w:r w:rsidR="00533703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 que</w:t>
      </w:r>
      <w:r w:rsidR="009B5A3A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, además, </w:t>
      </w:r>
      <w:r w:rsidR="006600C6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se podrá utilizar para </w:t>
      </w:r>
      <w:r w:rsidR="00F204DD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seguir pagando 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las </w:t>
      </w:r>
      <w:r w:rsidR="006600C6">
        <w:rPr>
          <w:rFonts w:ascii="Arial" w:hAnsi="Arial" w:cs="Arial"/>
          <w:color w:val="707070"/>
          <w:sz w:val="24"/>
          <w:szCs w:val="24"/>
          <w:shd w:val="clear" w:color="auto" w:fill="FFFFFF"/>
        </w:rPr>
        <w:t xml:space="preserve">otras </w:t>
      </w:r>
      <w:r w:rsidR="00501B12" w:rsidRPr="00A00B49">
        <w:rPr>
          <w:rFonts w:ascii="Arial" w:hAnsi="Arial" w:cs="Arial"/>
          <w:color w:val="707070"/>
          <w:sz w:val="24"/>
          <w:szCs w:val="24"/>
          <w:shd w:val="clear" w:color="auto" w:fill="FFFFFF"/>
        </w:rPr>
        <w:t>coberturas de este seguro</w:t>
      </w:r>
    </w:p>
    <w:sectPr w:rsidR="00501B12" w:rsidRPr="00A00B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A60EF4"/>
    <w:multiLevelType w:val="hybridMultilevel"/>
    <w:tmpl w:val="B3788C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Isabel Cristina Ramirez Sierra">
    <w15:presenceInfo w15:providerId="AD" w15:userId="S::iramirez@sura.com.co::21c0536e-472f-455a-a198-4156fd5d6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12"/>
    <w:rsid w:val="00061A57"/>
    <w:rsid w:val="000B5ADB"/>
    <w:rsid w:val="001C064B"/>
    <w:rsid w:val="0029019E"/>
    <w:rsid w:val="00290B41"/>
    <w:rsid w:val="002E253D"/>
    <w:rsid w:val="00366EF9"/>
    <w:rsid w:val="003A7224"/>
    <w:rsid w:val="003E1CEE"/>
    <w:rsid w:val="00461F46"/>
    <w:rsid w:val="00493916"/>
    <w:rsid w:val="00501B12"/>
    <w:rsid w:val="005135EB"/>
    <w:rsid w:val="00533703"/>
    <w:rsid w:val="0056660D"/>
    <w:rsid w:val="005773AE"/>
    <w:rsid w:val="00587524"/>
    <w:rsid w:val="006600C6"/>
    <w:rsid w:val="006A7FEE"/>
    <w:rsid w:val="00733D2C"/>
    <w:rsid w:val="00756C57"/>
    <w:rsid w:val="007708CC"/>
    <w:rsid w:val="007F5668"/>
    <w:rsid w:val="00884E54"/>
    <w:rsid w:val="008B145A"/>
    <w:rsid w:val="008E1F81"/>
    <w:rsid w:val="00907068"/>
    <w:rsid w:val="009B5A3A"/>
    <w:rsid w:val="009D005D"/>
    <w:rsid w:val="00A00B49"/>
    <w:rsid w:val="00A70DE4"/>
    <w:rsid w:val="00B77F2B"/>
    <w:rsid w:val="00BE43C6"/>
    <w:rsid w:val="00CF14CC"/>
    <w:rsid w:val="00E058B8"/>
    <w:rsid w:val="00E23FE5"/>
    <w:rsid w:val="00E82728"/>
    <w:rsid w:val="00EA1887"/>
    <w:rsid w:val="00F07025"/>
    <w:rsid w:val="00F118C2"/>
    <w:rsid w:val="00F204DD"/>
    <w:rsid w:val="00F3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4B1D5DE"/>
  <w15:chartTrackingRefBased/>
  <w15:docId w15:val="{0D0E7329-12B3-4735-87E7-7B124E18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75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3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18885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88089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78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4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9020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55300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1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9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29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00013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69018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7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4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488230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54055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5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67749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32654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62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4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38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1137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85368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141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877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09498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94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6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477109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93003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7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2213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04864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40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012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5340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91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583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17228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70316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2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5682">
              <w:marLeft w:val="0"/>
              <w:marRight w:val="0"/>
              <w:marTop w:val="0"/>
              <w:marBottom w:val="0"/>
              <w:divBdr>
                <w:top w:val="single" w:sz="2" w:space="0" w:color="00126B"/>
                <w:left w:val="single" w:sz="2" w:space="0" w:color="00126B"/>
                <w:bottom w:val="single" w:sz="2" w:space="0" w:color="00126B"/>
                <w:right w:val="single" w:sz="2" w:space="0" w:color="00126B"/>
              </w:divBdr>
              <w:divsChild>
                <w:div w:id="18971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17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421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2FCF1D9C575543907B601649799F92" ma:contentTypeVersion="12" ma:contentTypeDescription="Create a new document." ma:contentTypeScope="" ma:versionID="8ae099944613fbf9e02449d14dc697ca">
  <xsd:schema xmlns:xsd="http://www.w3.org/2001/XMLSchema" xmlns:xs="http://www.w3.org/2001/XMLSchema" xmlns:p="http://schemas.microsoft.com/office/2006/metadata/properties" xmlns:ns3="1c65f6ce-aca7-4909-b6ba-98ecff88dfcd" xmlns:ns4="2a64215c-eb21-470d-852f-db9fc60a1311" targetNamespace="http://schemas.microsoft.com/office/2006/metadata/properties" ma:root="true" ma:fieldsID="7e51994ef2dc772d263f29793ea7a540" ns3:_="" ns4:_="">
    <xsd:import namespace="1c65f6ce-aca7-4909-b6ba-98ecff88dfcd"/>
    <xsd:import namespace="2a64215c-eb21-470d-852f-db9fc60a131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f6ce-aca7-4909-b6ba-98ecff88dfc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64215c-eb21-470d-852f-db9fc60a13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643E1-3B57-4E56-B5E0-12B40C05AB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f6ce-aca7-4909-b6ba-98ecff88dfcd"/>
    <ds:schemaRef ds:uri="2a64215c-eb21-470d-852f-db9fc60a13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82472A-57F1-4D11-B2C2-1ED71B50B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FA73A1-A065-4F10-880B-6650C5452BF8}">
  <ds:schemaRefs>
    <ds:schemaRef ds:uri="http://www.w3.org/XML/1998/namespace"/>
    <ds:schemaRef ds:uri="http://schemas.microsoft.com/office/2006/documentManagement/types"/>
    <ds:schemaRef ds:uri="1c65f6ce-aca7-4909-b6ba-98ecff88dfcd"/>
    <ds:schemaRef ds:uri="2a64215c-eb21-470d-852f-db9fc60a1311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D644D29-CB2B-4D09-B5B2-B167E23E4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Cristina Ramirez Sierra</dc:creator>
  <cp:keywords/>
  <dc:description/>
  <cp:lastModifiedBy>Greisy Dariana Largo Pescador</cp:lastModifiedBy>
  <cp:revision>2</cp:revision>
  <dcterms:created xsi:type="dcterms:W3CDTF">2020-12-04T20:21:00Z</dcterms:created>
  <dcterms:modified xsi:type="dcterms:W3CDTF">2020-12-04T20:21:00Z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0x010100032FCF1D9C575543907B601649799F92</vt:lpwstr>
  </property>
</Properties>
</file>